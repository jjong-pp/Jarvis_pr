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0198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r>
        <w:rPr>
          <w:b/>
          <w:bCs/>
          <w:color w:val="1E5631"/>
          <w:sz w:val="23"/>
          <w:szCs w:val="23"/>
        </w:rPr>
        <w:t xml:space="preserve">[별첨 1] </w:t>
      </w:r>
      <w:r>
        <w:rPr>
          <w:b/>
          <w:bCs/>
          <w:sz w:val="23"/>
          <w:szCs w:val="23"/>
        </w:rPr>
        <w:t>개인정보 수집 및 이용 안내 (결제</w:t>
      </w:r>
      <w:r>
        <w:rPr>
          <w:rFonts w:hint="eastAsia"/>
          <w:b/>
          <w:bCs/>
          <w:sz w:val="23"/>
          <w:szCs w:val="23"/>
        </w:rPr>
        <w:t xml:space="preserve"> 시 동의 원문</w:t>
      </w:r>
      <w:r>
        <w:rPr>
          <w:b/>
          <w:bCs/>
          <w:sz w:val="23"/>
          <w:szCs w:val="23"/>
        </w:rPr>
        <w:t>)</w:t>
      </w:r>
    </w:p>
    <w:p w14:paraId="2168D9F2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>대비표 ‘수집 항목’ 및 ‘수집 목적’ 분류에 대응하는 변경 원문입니다.</w:t>
      </w:r>
    </w:p>
    <w:p w14:paraId="4E7DD575" w14:textId="77777777" w:rsidR="006837B4" w:rsidRDefault="006837B4" w:rsidP="006837B4">
      <w:pPr>
        <w:spacing w:before="140" w:after="50" w:line="276" w:lineRule="auto"/>
      </w:pPr>
      <w:r>
        <w:rPr>
          <w:b/>
          <w:bCs/>
          <w:color w:val="2E7D5B"/>
        </w:rPr>
        <w:t>① 주문·배송 관련 정보</w:t>
      </w:r>
    </w:p>
    <w:p w14:paraId="4C72BA5A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수집 및 이용 항목: </w:t>
      </w:r>
      <w:r>
        <w:rPr>
          <w:sz w:val="19"/>
          <w:szCs w:val="19"/>
        </w:rPr>
        <w:t>주문자 성명, 휴대폰번호, 이메일, 수취인 성명, 국내 배송지 주소, 연락처</w:t>
      </w:r>
    </w:p>
    <w:p w14:paraId="6863E828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이용 목적: </w:t>
      </w:r>
      <w:r>
        <w:rPr>
          <w:sz w:val="19"/>
          <w:szCs w:val="19"/>
        </w:rPr>
        <w:t>상품 주문 확인, 결제 및 서비스 제공, 국내 배송 업무 처리 및 CS 상담, AS 요청 대응</w:t>
      </w:r>
    </w:p>
    <w:p w14:paraId="5BCE4216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 xml:space="preserve">회원 탈퇴 시 즉시 파기. 다만 관계 법령에 의하여 </w:t>
      </w:r>
      <w:commentRangeStart w:id="0"/>
      <w:r>
        <w:rPr>
          <w:rFonts w:hint="eastAsia"/>
          <w:sz w:val="19"/>
          <w:szCs w:val="19"/>
        </w:rPr>
        <w:t xml:space="preserve">계약 또는 청약철회 등에 관한 기록, 대금결제 및 재화 등의 공급에 관한 기록을 </w:t>
      </w:r>
      <w:r>
        <w:rPr>
          <w:sz w:val="19"/>
          <w:szCs w:val="19"/>
        </w:rPr>
        <w:t>보존할 필요가 있는 경우 전자상거래법</w:t>
      </w:r>
      <w:r>
        <w:rPr>
          <w:rFonts w:hint="eastAsia"/>
          <w:sz w:val="19"/>
          <w:szCs w:val="19"/>
        </w:rPr>
        <w:t xml:space="preserve"> 시행령 제6조 제1항</w:t>
      </w:r>
      <w:r>
        <w:rPr>
          <w:sz w:val="19"/>
          <w:szCs w:val="19"/>
        </w:rPr>
        <w:t>에 따라 5년간 보관.</w:t>
      </w:r>
      <w:commentRangeEnd w:id="0"/>
      <w:r>
        <w:rPr>
          <w:rStyle w:val="aa"/>
          <w:sz w:val="20"/>
          <w:szCs w:val="20"/>
        </w:rPr>
        <w:commentReference w:id="0"/>
      </w:r>
    </w:p>
    <w:p w14:paraId="12CA33FD" w14:textId="77777777" w:rsidR="006837B4" w:rsidRDefault="006837B4" w:rsidP="006837B4">
      <w:pPr>
        <w:spacing w:before="140" w:after="50" w:line="276" w:lineRule="auto"/>
      </w:pPr>
      <w:commentRangeStart w:id="1"/>
      <w:r>
        <w:rPr>
          <w:b/>
          <w:bCs/>
          <w:color w:val="2E7D5B"/>
        </w:rPr>
        <w:t>② 통관·본인인증 관련 정보</w:t>
      </w:r>
      <w:commentRangeEnd w:id="1"/>
      <w:r>
        <w:rPr>
          <w:rStyle w:val="aa"/>
          <w:sz w:val="20"/>
          <w:szCs w:val="20"/>
        </w:rPr>
        <w:commentReference w:id="1"/>
      </w:r>
    </w:p>
    <w:p w14:paraId="72393D42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수집 및 이용 항목: </w:t>
      </w:r>
      <w:r>
        <w:rPr>
          <w:sz w:val="19"/>
          <w:szCs w:val="19"/>
        </w:rPr>
        <w:t>개인통관고유부호(PCCC), 주문번호, 본인확인기관 연계정보(CI), 일회용 인증번호(6자리)</w:t>
      </w:r>
    </w:p>
    <w:p w14:paraId="18F010B4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이용 목적: </w:t>
      </w:r>
      <w:r>
        <w:rPr>
          <w:sz w:val="19"/>
          <w:szCs w:val="19"/>
        </w:rPr>
        <w:t xml:space="preserve">관세법 </w:t>
      </w:r>
      <w:commentRangeStart w:id="2"/>
      <w:r>
        <w:rPr>
          <w:sz w:val="19"/>
          <w:szCs w:val="19"/>
        </w:rPr>
        <w:t>제254조</w:t>
      </w:r>
      <w:commentRangeEnd w:id="2"/>
      <w:r>
        <w:rPr>
          <w:rStyle w:val="aa"/>
          <w:rFonts w:hint="eastAsia"/>
          <w:sz w:val="19"/>
          <w:szCs w:val="19"/>
        </w:rPr>
        <w:commentReference w:id="2"/>
      </w:r>
      <w:r>
        <w:rPr>
          <w:rFonts w:hint="eastAsia"/>
          <w:sz w:val="19"/>
          <w:szCs w:val="19"/>
        </w:rPr>
        <w:t xml:space="preserve"> 제2항 및 제3항</w:t>
      </w:r>
      <w:r>
        <w:rPr>
          <w:sz w:val="19"/>
          <w:szCs w:val="19"/>
        </w:rPr>
        <w:t>에 따른 특별통관 유효성 검증 및 거래정보 제출 데이터 매핑 (본인확인기관 NICE평가정보(주)를 통한 수하인 인증 및 인증번호 발급 중계)</w:t>
      </w:r>
    </w:p>
    <w:p w14:paraId="4CBD8974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>관세청 실시간 API 전송 완료 후 시스템에서 즉시 파기 (저장 시 회원 탈퇴 시까지 보관)</w:t>
      </w:r>
    </w:p>
    <w:p w14:paraId="1E4F0C99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commentRangeStart w:id="3"/>
      <w:r>
        <w:rPr>
          <w:b/>
          <w:bCs/>
          <w:color w:val="1E5631"/>
          <w:sz w:val="23"/>
          <w:szCs w:val="23"/>
        </w:rPr>
        <w:t xml:space="preserve">[별첨 2] </w:t>
      </w:r>
      <w:r>
        <w:rPr>
          <w:b/>
          <w:bCs/>
          <w:sz w:val="23"/>
          <w:szCs w:val="23"/>
        </w:rPr>
        <w:t>개인정보 제3자 제공 동의</w:t>
      </w:r>
      <w:commentRangeEnd w:id="3"/>
      <w:r>
        <w:rPr>
          <w:rStyle w:val="aa"/>
          <w:sz w:val="20"/>
          <w:szCs w:val="20"/>
        </w:rPr>
        <w:commentReference w:id="3"/>
      </w:r>
    </w:p>
    <w:p w14:paraId="59A2FACF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>대비표 ‘제3자 제공’ 분류에 대응하는 변경 원문입니다.</w:t>
      </w:r>
    </w:p>
    <w:p w14:paraId="5C7CBE00" w14:textId="77777777" w:rsidR="006837B4" w:rsidRDefault="006837B4" w:rsidP="006837B4">
      <w:pPr>
        <w:spacing w:before="140" w:after="50" w:line="276" w:lineRule="auto"/>
      </w:pPr>
      <w:r>
        <w:rPr>
          <w:b/>
          <w:bCs/>
          <w:color w:val="2E7D5B"/>
        </w:rPr>
        <w:t>① 대한민국 관세청</w:t>
      </w:r>
    </w:p>
    <w:p w14:paraId="3891E7EF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제공 항목: </w:t>
      </w:r>
      <w:r>
        <w:rPr>
          <w:sz w:val="19"/>
          <w:szCs w:val="19"/>
        </w:rPr>
        <w:t>주문번호, 구매자 및 수하인 성명, 수하인 휴대폰번호, 수하인 우편번호, 수하인 주소, 수하인 개인통관고유부호, 일회용 인증번호, 상품정보(품명·수량·단가), 운송장 번호(HBL)</w:t>
      </w:r>
    </w:p>
    <w:p w14:paraId="507B7ECF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제공 목적: </w:t>
      </w:r>
      <w:r>
        <w:rPr>
          <w:sz w:val="19"/>
          <w:szCs w:val="19"/>
        </w:rPr>
        <w:t>관세법령에 따른 특별통관 거래정보(TRA) 직접 제출 및 통관 유효성 확인</w:t>
      </w:r>
    </w:p>
    <w:p w14:paraId="2CBCB3E0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 xml:space="preserve">관세법 시행령 </w:t>
      </w:r>
      <w:commentRangeStart w:id="4"/>
      <w:commentRangeStart w:id="5"/>
      <w:commentRangeStart w:id="6"/>
      <w:r>
        <w:rPr>
          <w:sz w:val="19"/>
          <w:szCs w:val="19"/>
        </w:rPr>
        <w:t>제</w:t>
      </w:r>
      <w:r>
        <w:rPr>
          <w:rFonts w:hint="eastAsia"/>
          <w:sz w:val="19"/>
          <w:szCs w:val="19"/>
        </w:rPr>
        <w:t>258조 제7항에</w:t>
      </w:r>
      <w:r>
        <w:rPr>
          <w:sz w:val="19"/>
          <w:szCs w:val="19"/>
        </w:rPr>
        <w:t xml:space="preserve"> </w:t>
      </w:r>
      <w:commentRangeEnd w:id="4"/>
      <w:r>
        <w:rPr>
          <w:rStyle w:val="aa"/>
          <w:sz w:val="19"/>
          <w:szCs w:val="19"/>
        </w:rPr>
        <w:commentReference w:id="4"/>
      </w:r>
      <w:commentRangeEnd w:id="5"/>
      <w:r w:rsidR="00EC06C3">
        <w:rPr>
          <w:rStyle w:val="aa"/>
          <w:sz w:val="19"/>
          <w:szCs w:val="19"/>
        </w:rPr>
        <w:commentReference w:id="5"/>
      </w:r>
      <w:commentRangeEnd w:id="6"/>
      <w:r w:rsidR="00EC06C3">
        <w:rPr>
          <w:rStyle w:val="aa"/>
          <w:sz w:val="19"/>
          <w:szCs w:val="19"/>
        </w:rPr>
        <w:commentReference w:id="6"/>
      </w:r>
      <w:r>
        <w:rPr>
          <w:sz w:val="19"/>
          <w:szCs w:val="19"/>
        </w:rPr>
        <w:t xml:space="preserve">따른 의무 </w:t>
      </w:r>
      <w:r>
        <w:rPr>
          <w:rFonts w:hint="eastAsia"/>
          <w:sz w:val="19"/>
          <w:szCs w:val="19"/>
        </w:rPr>
        <w:t>제공</w:t>
      </w:r>
      <w:r>
        <w:rPr>
          <w:sz w:val="19"/>
          <w:szCs w:val="19"/>
        </w:rPr>
        <w:t xml:space="preserve"> 기간 동안 보관 후 파기</w:t>
      </w:r>
    </w:p>
    <w:p w14:paraId="5E4D68B2" w14:textId="77777777" w:rsidR="006837B4" w:rsidRDefault="006837B4" w:rsidP="006837B4">
      <w:pPr>
        <w:spacing w:before="140" w:after="50" w:line="276" w:lineRule="auto"/>
      </w:pPr>
      <w:r>
        <w:rPr>
          <w:b/>
          <w:bCs/>
          <w:color w:val="2E7D5B"/>
        </w:rPr>
        <w:t>② 자이언트네트워크그룹 (통관 대행사)</w:t>
      </w:r>
    </w:p>
    <w:p w14:paraId="5AB66A13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lastRenderedPageBreak/>
        <w:t xml:space="preserve">· </w:t>
      </w:r>
      <w:r>
        <w:rPr>
          <w:b/>
          <w:bCs/>
          <w:sz w:val="19"/>
          <w:szCs w:val="19"/>
        </w:rPr>
        <w:t xml:space="preserve">제공 항목: </w:t>
      </w:r>
      <w:r>
        <w:rPr>
          <w:sz w:val="19"/>
          <w:szCs w:val="19"/>
        </w:rPr>
        <w:t>쇼핑몰 주문번호, 수하인 성명, 연락처, 국내 배송 주소, 개인통관고유부호, 상품명·수량·가격, 운송장 번호(HBL)</w:t>
      </w:r>
    </w:p>
    <w:p w14:paraId="23104CF2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제공 목적: </w:t>
      </w:r>
      <w:r>
        <w:rPr>
          <w:sz w:val="19"/>
          <w:szCs w:val="19"/>
        </w:rPr>
        <w:t>관세청 API 연동 통관망 제공 및 수입신고/목록통관 접수 대행 업무 수행</w:t>
      </w:r>
    </w:p>
    <w:p w14:paraId="4364A4EC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>통관 업무 수행 완료 및 수입신고 수리 후 즉시 파기</w:t>
      </w:r>
    </w:p>
    <w:p w14:paraId="0717D6BE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r>
        <w:rPr>
          <w:b/>
          <w:bCs/>
          <w:color w:val="1E5631"/>
          <w:sz w:val="23"/>
          <w:szCs w:val="23"/>
        </w:rPr>
        <w:t xml:space="preserve">[별첨 3] </w:t>
      </w:r>
      <w:r>
        <w:rPr>
          <w:b/>
          <w:bCs/>
          <w:sz w:val="23"/>
          <w:szCs w:val="23"/>
        </w:rPr>
        <w:t>개인정보 국외 이전 동의</w:t>
      </w:r>
    </w:p>
    <w:p w14:paraId="3895E4CE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>대비표 ‘국외 이전’ 분류에 대응하는 변경 원문입니다.</w:t>
      </w:r>
    </w:p>
    <w:p w14:paraId="168D76D4" w14:textId="77777777" w:rsidR="00044C61" w:rsidRDefault="00044C61" w:rsidP="00044C61">
      <w:pPr>
        <w:pStyle w:val="ac"/>
        <w:spacing w:before="0" w:beforeAutospacing="0" w:after="0" w:afterAutospacing="0" w:line="360" w:lineRule="auto"/>
        <w:jc w:val="both"/>
        <w:rPr>
          <w:ins w:id="7" w:author="김혜린(Choilee)" w:date="2026-06-12T15:56:00Z" w16du:dateUtc="2026-06-12T06:56:00Z"/>
          <w:rFonts w:asciiTheme="minorEastAsia" w:eastAsiaTheme="minorEastAsia" w:hAnsiTheme="minorEastAsia" w:cs="Arial"/>
          <w:color w:val="000000"/>
          <w:sz w:val="20"/>
          <w:szCs w:val="20"/>
        </w:rPr>
      </w:pPr>
      <w:ins w:id="8" w:author="김혜린(Choilee)" w:date="2026-06-12T15:56:00Z" w16du:dateUtc="2026-06-12T06:56:00Z">
        <w:r>
          <w:rPr>
            <w:rFonts w:asciiTheme="minorEastAsia" w:eastAsiaTheme="minorEastAsia" w:hAnsiTheme="minorEastAsia" w:cs="Arial" w:hint="eastAsia"/>
            <w:color w:val="000000"/>
            <w:sz w:val="20"/>
            <w:szCs w:val="20"/>
          </w:rPr>
          <w:t>당사는 서비스 이용자로부터 수집한 개인정보를 아래와 같이 국외에 이전하고 있으며, 개인정보 보호법 제28조의8 제2항에 따라 국외이전에 대해 다음과 같이 안내합니다.</w:t>
        </w:r>
      </w:ins>
    </w:p>
    <w:p w14:paraId="6183AAE4" w14:textId="09D9EC7E" w:rsidR="00044C61" w:rsidRPr="00044C61" w:rsidRDefault="00044C61" w:rsidP="006837B4">
      <w:pPr>
        <w:pStyle w:val="ac"/>
        <w:spacing w:before="0" w:beforeAutospacing="0" w:after="0" w:afterAutospacing="0" w:line="360" w:lineRule="auto"/>
        <w:jc w:val="both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commentRangeStart w:id="9"/>
      <w:ins w:id="10" w:author="김혜린(Choilee)" w:date="2026-06-12T15:55:00Z" w16du:dateUtc="2026-06-12T06:55:00Z">
        <w:r>
          <w:rPr>
            <w:rFonts w:asciiTheme="minorEastAsia" w:eastAsiaTheme="minorEastAsia" w:hAnsiTheme="minorEastAsia" w:cs="Arial" w:hint="eastAsia"/>
            <w:color w:val="000000"/>
            <w:sz w:val="20"/>
            <w:szCs w:val="20"/>
          </w:rPr>
          <w:t>국외 이전을 거부할 경우 서비스 이용이 불가능합니다. 국외 이전을 원치 않을 경우 홈페이지 및 모바일에서 회원 탈퇴를 진행하거나 고객센터를 통하여 회원 탈퇴를 요청할 수 있습니다.</w:t>
        </w:r>
      </w:ins>
      <w:commentRangeEnd w:id="9"/>
      <w:r w:rsidRPr="00044C61">
        <w:rPr>
          <w:rStyle w:val="aa"/>
          <w:rFonts w:asciiTheme="minorEastAsia" w:eastAsiaTheme="minorEastAsia" w:hAnsiTheme="minorEastAsia" w:cs="Arial"/>
          <w:color w:val="000000"/>
          <w:sz w:val="20"/>
          <w:szCs w:val="20"/>
        </w:rPr>
        <w:commentReference w:id="9"/>
      </w:r>
    </w:p>
    <w:p w14:paraId="5D2700B0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>이전</w:t>
      </w:r>
      <w:r>
        <w:rPr>
          <w:rFonts w:hint="eastAsia"/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받는 자(국가): </w:t>
      </w:r>
      <w:commentRangeStart w:id="11"/>
      <w:r>
        <w:rPr>
          <w:sz w:val="19"/>
          <w:szCs w:val="19"/>
        </w:rPr>
        <w:t>Yantai Dongshu Supply Chain Management Co., Ltd (중국)</w:t>
      </w:r>
      <w:commentRangeEnd w:id="11"/>
      <w:r>
        <w:rPr>
          <w:rStyle w:val="aa"/>
          <w:sz w:val="20"/>
          <w:szCs w:val="20"/>
        </w:rPr>
        <w:commentReference w:id="11"/>
      </w:r>
    </w:p>
    <w:p w14:paraId="3C525128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이전 일시 및 방법: </w:t>
      </w:r>
      <w:r>
        <w:rPr>
          <w:sz w:val="19"/>
          <w:szCs w:val="19"/>
        </w:rPr>
        <w:t>상품 구매 및 결제 완료 시점에 네트워크를 통해 실시간 전자 전송</w:t>
      </w:r>
    </w:p>
    <w:p w14:paraId="3D00309E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이전하는 개인정보 항목: </w:t>
      </w:r>
      <w:r>
        <w:rPr>
          <w:sz w:val="19"/>
          <w:szCs w:val="19"/>
        </w:rPr>
        <w:t>수하인 성명, 휴대폰번호, 국내 배송지 전체 주소, 구매 상품 정보(품명, Qty)</w:t>
      </w:r>
    </w:p>
    <w:p w14:paraId="4B55E302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이전 목적: </w:t>
      </w:r>
      <w:r>
        <w:rPr>
          <w:sz w:val="19"/>
          <w:szCs w:val="19"/>
        </w:rPr>
        <w:t>해외 현지 창고 물품 출고 배정, 패킹 처리 및 국제 운송 연동</w:t>
      </w:r>
    </w:p>
    <w:p w14:paraId="38F293C0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>물품 출고 및 국제 운송 목적 달성 후 즉시 파기 (현지 법령 규정</w:t>
      </w:r>
      <w:r>
        <w:rPr>
          <w:rFonts w:hint="eastAsia"/>
          <w:sz w:val="19"/>
          <w:szCs w:val="19"/>
        </w:rPr>
        <w:t xml:space="preserve">상 의무 제공 기간이 있는 경우, </w:t>
      </w:r>
      <w:r>
        <w:rPr>
          <w:sz w:val="19"/>
          <w:szCs w:val="19"/>
        </w:rPr>
        <w:t>해당 기간 보유)</w:t>
      </w:r>
    </w:p>
    <w:p w14:paraId="4D1B064A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r>
        <w:rPr>
          <w:b/>
          <w:bCs/>
          <w:color w:val="1E5631"/>
          <w:sz w:val="23"/>
          <w:szCs w:val="23"/>
        </w:rPr>
        <w:t xml:space="preserve">[별첨 4] </w:t>
      </w:r>
      <w:r>
        <w:rPr>
          <w:b/>
          <w:bCs/>
          <w:sz w:val="23"/>
          <w:szCs w:val="23"/>
        </w:rPr>
        <w:t>(필수) 상품 공급사 개인정보 제공 동의</w:t>
      </w:r>
    </w:p>
    <w:p w14:paraId="20CD210C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 xml:space="preserve">대비표 ‘기술 위탁’ 분류 중 국내 배송 </w:t>
      </w:r>
      <w:commentRangeStart w:id="12"/>
      <w:commentRangeStart w:id="13"/>
      <w:r>
        <w:rPr>
          <w:i/>
          <w:iCs/>
          <w:color w:val="595959"/>
          <w:sz w:val="18"/>
          <w:szCs w:val="18"/>
        </w:rPr>
        <w:t xml:space="preserve">위탁 </w:t>
      </w:r>
      <w:commentRangeEnd w:id="12"/>
      <w:r w:rsidR="004C7B40">
        <w:rPr>
          <w:rStyle w:val="aa"/>
          <w:i/>
          <w:iCs/>
          <w:color w:val="595959"/>
        </w:rPr>
        <w:commentReference w:id="12"/>
      </w:r>
      <w:commentRangeEnd w:id="13"/>
      <w:r w:rsidR="00826524">
        <w:rPr>
          <w:rStyle w:val="aa"/>
          <w:i/>
          <w:iCs/>
          <w:color w:val="595959"/>
        </w:rPr>
        <w:commentReference w:id="13"/>
      </w:r>
      <w:r>
        <w:rPr>
          <w:i/>
          <w:iCs/>
          <w:color w:val="595959"/>
          <w:sz w:val="18"/>
          <w:szCs w:val="18"/>
        </w:rPr>
        <w:t>부분에 대응하는 변경 원문입니다.</w:t>
      </w:r>
    </w:p>
    <w:p w14:paraId="78798CDE" w14:textId="0B8D0317" w:rsidR="006837B4" w:rsidDel="0031014A" w:rsidRDefault="006837B4" w:rsidP="006837B4">
      <w:pPr>
        <w:spacing w:after="60" w:line="288" w:lineRule="auto"/>
        <w:ind w:left="600" w:hanging="360"/>
        <w:rPr>
          <w:del w:id="14" w:author="김혜린(Choilee)" w:date="2026-06-12T15:56:00Z" w16du:dateUtc="2026-06-12T06:56:00Z"/>
        </w:rPr>
      </w:pPr>
      <w:del w:id="15" w:author="김혜린(Choilee)" w:date="2026-06-12T15:56:00Z" w16du:dateUtc="2026-06-12T06:56:00Z">
        <w:r w:rsidDel="0031014A">
          <w:rPr>
            <w:b/>
            <w:bCs/>
            <w:color w:val="1E5631"/>
            <w:sz w:val="19"/>
            <w:szCs w:val="19"/>
          </w:rPr>
          <w:delText xml:space="preserve">· </w:delText>
        </w:r>
        <w:r w:rsidDel="0031014A">
          <w:rPr>
            <w:b/>
            <w:bCs/>
            <w:sz w:val="19"/>
            <w:szCs w:val="19"/>
          </w:rPr>
          <w:delText xml:space="preserve">제공받는 자: </w:delText>
        </w:r>
        <w:r w:rsidDel="0031014A">
          <w:rPr>
            <w:sz w:val="19"/>
            <w:szCs w:val="19"/>
          </w:rPr>
          <w:delText>㈜크로네, 국내 위탁 배송사(롯데택배 등)</w:delText>
        </w:r>
      </w:del>
    </w:p>
    <w:p w14:paraId="6A1E13BC" w14:textId="7D41C1C7" w:rsidR="006837B4" w:rsidDel="0031014A" w:rsidRDefault="006837B4" w:rsidP="006837B4">
      <w:pPr>
        <w:spacing w:after="60" w:line="288" w:lineRule="auto"/>
        <w:ind w:left="600" w:hanging="360"/>
        <w:rPr>
          <w:del w:id="16" w:author="김혜린(Choilee)" w:date="2026-06-12T15:56:00Z" w16du:dateUtc="2026-06-12T06:56:00Z"/>
        </w:rPr>
      </w:pPr>
      <w:del w:id="17" w:author="김혜린(Choilee)" w:date="2026-06-12T15:56:00Z" w16du:dateUtc="2026-06-12T06:56:00Z">
        <w:r w:rsidDel="0031014A">
          <w:rPr>
            <w:b/>
            <w:bCs/>
            <w:color w:val="1E5631"/>
            <w:sz w:val="19"/>
            <w:szCs w:val="19"/>
          </w:rPr>
          <w:delText xml:space="preserve">· </w:delText>
        </w:r>
        <w:r w:rsidDel="0031014A">
          <w:rPr>
            <w:b/>
            <w:bCs/>
            <w:sz w:val="19"/>
            <w:szCs w:val="19"/>
          </w:rPr>
          <w:delText xml:space="preserve">제공하는 개인정보 항목: </w:delText>
        </w:r>
        <w:r w:rsidDel="0031014A">
          <w:rPr>
            <w:sz w:val="19"/>
            <w:szCs w:val="19"/>
          </w:rPr>
          <w:delText>주문번호, 주문자 성명, 수취인 성명, 수취인 핸드폰번호, 수취인 전체 주소, 수취인 우편번호, 국내 운송장 번호</w:delText>
        </w:r>
      </w:del>
    </w:p>
    <w:p w14:paraId="1EE81380" w14:textId="644B8DF6" w:rsidR="006837B4" w:rsidDel="0031014A" w:rsidRDefault="006837B4" w:rsidP="006837B4">
      <w:pPr>
        <w:spacing w:after="60" w:line="288" w:lineRule="auto"/>
        <w:ind w:left="600" w:hanging="360"/>
        <w:rPr>
          <w:del w:id="18" w:author="김혜린(Choilee)" w:date="2026-06-12T15:56:00Z" w16du:dateUtc="2026-06-12T06:56:00Z"/>
        </w:rPr>
      </w:pPr>
      <w:del w:id="19" w:author="김혜린(Choilee)" w:date="2026-06-12T15:56:00Z" w16du:dateUtc="2026-06-12T06:56:00Z">
        <w:r w:rsidDel="0031014A">
          <w:rPr>
            <w:b/>
            <w:bCs/>
            <w:color w:val="1E5631"/>
            <w:sz w:val="19"/>
            <w:szCs w:val="19"/>
          </w:rPr>
          <w:delText xml:space="preserve">· </w:delText>
        </w:r>
        <w:r w:rsidDel="0031014A">
          <w:rPr>
            <w:b/>
            <w:bCs/>
            <w:sz w:val="19"/>
            <w:szCs w:val="19"/>
          </w:rPr>
          <w:delText xml:space="preserve">제공받는 자의 이용 목적: </w:delText>
        </w:r>
        <w:r w:rsidDel="0031014A">
          <w:rPr>
            <w:sz w:val="19"/>
            <w:szCs w:val="19"/>
          </w:rPr>
          <w:delText>해외직배송 상품의 국내 수입신고 대행 보조, 국내 라스트마일 택배 배송 업무 수행, 배송 조회를 위한 송장 매핑 및 CS 피드백 처리</w:delText>
        </w:r>
      </w:del>
    </w:p>
    <w:p w14:paraId="4840E72C" w14:textId="4642DCFA" w:rsidR="006837B4" w:rsidDel="0031014A" w:rsidRDefault="006837B4" w:rsidP="006837B4">
      <w:pPr>
        <w:spacing w:after="60" w:line="288" w:lineRule="auto"/>
        <w:ind w:left="600" w:hanging="360"/>
        <w:rPr>
          <w:del w:id="20" w:author="김혜린(Choilee)" w:date="2026-06-12T15:56:00Z" w16du:dateUtc="2026-06-12T06:56:00Z"/>
        </w:rPr>
      </w:pPr>
      <w:del w:id="21" w:author="김혜린(Choilee)" w:date="2026-06-12T15:56:00Z" w16du:dateUtc="2026-06-12T06:56:00Z">
        <w:r w:rsidDel="0031014A">
          <w:rPr>
            <w:b/>
            <w:bCs/>
            <w:color w:val="1E5631"/>
            <w:sz w:val="19"/>
            <w:szCs w:val="19"/>
          </w:rPr>
          <w:lastRenderedPageBreak/>
          <w:delText xml:space="preserve">· </w:delText>
        </w:r>
        <w:r w:rsidDel="0031014A">
          <w:rPr>
            <w:b/>
            <w:bCs/>
            <w:sz w:val="19"/>
            <w:szCs w:val="19"/>
          </w:rPr>
          <w:delText xml:space="preserve">제공받는 자의 보유 및 이용 기간: </w:delText>
        </w:r>
        <w:r w:rsidDel="0031014A">
          <w:rPr>
            <w:sz w:val="19"/>
            <w:szCs w:val="19"/>
          </w:rPr>
          <w:delText>물품 배송 완료 및 민원 처리 종료 후 즉시 파기 (단, 소송이나 법령 보존 의무가 있는 경우 해당 기간까지 보관)</w:delText>
        </w:r>
      </w:del>
    </w:p>
    <w:p w14:paraId="7CF15C5F" w14:textId="508519D3" w:rsidR="006837B4" w:rsidDel="00682AD0" w:rsidRDefault="006837B4" w:rsidP="006837B4">
      <w:pPr>
        <w:spacing w:before="60" w:line="288" w:lineRule="auto"/>
        <w:rPr>
          <w:del w:id="22" w:author="김혜린(Choilee)" w:date="2026-06-12T15:53:00Z" w16du:dateUtc="2026-06-12T06:53:00Z"/>
          <w:sz w:val="19"/>
          <w:szCs w:val="19"/>
        </w:rPr>
      </w:pPr>
      <w:del w:id="23" w:author="김혜린(Choilee)" w:date="2026-06-12T15:53:00Z" w16du:dateUtc="2026-06-12T06:53:00Z">
        <w:r w:rsidDel="00682AD0">
          <w:rPr>
            <w:b/>
            <w:bCs/>
            <w:color w:val="1E5631"/>
            <w:sz w:val="19"/>
            <w:szCs w:val="19"/>
          </w:rPr>
          <w:delText xml:space="preserve">하단 고지 문구: </w:delText>
        </w:r>
        <w:r w:rsidDel="00682AD0">
          <w:rPr>
            <w:sz w:val="19"/>
            <w:szCs w:val="19"/>
          </w:rPr>
          <w:delText>“이용자는 동의를 거부할 권리가 있으나, 거부 시 상품 배송 및 CS 서비스 이용이 제한됩니다.”</w:delText>
        </w:r>
      </w:del>
    </w:p>
    <w:p w14:paraId="717A2A73" w14:textId="090A4E58" w:rsidR="002B5E86" w:rsidRDefault="002B5E86" w:rsidP="002B5E86">
      <w:pPr>
        <w:spacing w:before="60" w:line="288" w:lineRule="auto"/>
        <w:rPr>
          <w:ins w:id="24" w:author="김혜린(Choilee)" w:date="2026-06-12T15:50:00Z" w16du:dateUtc="2026-06-12T06:50:00Z"/>
        </w:rPr>
      </w:pPr>
      <w:commentRangeStart w:id="25"/>
      <w:ins w:id="26" w:author="김혜린(Choilee)" w:date="2026-06-12T15:50:00Z" w16du:dateUtc="2026-06-12T06:50:00Z">
        <w:r>
          <w:rPr>
            <w:rFonts w:hint="eastAsia"/>
          </w:rPr>
          <w:t>당사는</w:t>
        </w:r>
        <w:r>
          <w:t xml:space="preserve"> 위탁계약 체결 시 개인정보 보호법 제26조에 따라 위탁업무 수행목적 외 개인정보 처리금지, 기술적ㆍ관리적 보호조치, 재위탁 제한, 수탁자에 대한 관리ㆍ감독, 손해배상 등 책임에 관한 사항을 계약서 등 문서에 명시하고, 수탁자가 개인정보를 안전하게 처리하는지를 감독하고 있습니다.</w:t>
        </w:r>
      </w:ins>
      <w:commentRangeEnd w:id="25"/>
      <w:r w:rsidR="009E046E">
        <w:rPr>
          <w:rStyle w:val="aa"/>
          <w:sz w:val="20"/>
          <w:szCs w:val="20"/>
        </w:rPr>
        <w:commentReference w:id="25"/>
      </w:r>
    </w:p>
    <w:p w14:paraId="337D5B5C" w14:textId="507239D4" w:rsidR="002B5E86" w:rsidRPr="002B5E86" w:rsidRDefault="002B5E86" w:rsidP="002B5E86">
      <w:pPr>
        <w:spacing w:before="60" w:line="288" w:lineRule="auto"/>
      </w:pPr>
      <w:commentRangeStart w:id="27"/>
      <w:ins w:id="28" w:author="김혜린(Choilee)" w:date="2026-06-12T15:50:00Z" w16du:dateUtc="2026-06-12T06:50:00Z">
        <w:r>
          <w:t xml:space="preserve">개인정보 보호법 제26조 제6항에 따라 수탁자가 </w:t>
        </w:r>
      </w:ins>
      <w:ins w:id="29" w:author="김혜린(Choilee)" w:date="2026-06-12T15:51:00Z" w16du:dateUtc="2026-06-12T06:51:00Z">
        <w:r>
          <w:rPr>
            <w:rFonts w:hint="eastAsia"/>
          </w:rPr>
          <w:t xml:space="preserve">당사의 </w:t>
        </w:r>
      </w:ins>
      <w:ins w:id="30" w:author="김혜린(Choilee)" w:date="2026-06-12T15:50:00Z" w16du:dateUtc="2026-06-12T06:50:00Z">
        <w:r>
          <w:t xml:space="preserve">개인정보 처리 업무를 재위탁하는 경우 </w:t>
        </w:r>
      </w:ins>
      <w:ins w:id="31" w:author="김혜린(Choilee)" w:date="2026-06-12T15:51:00Z" w16du:dateUtc="2026-06-12T06:51:00Z">
        <w:r>
          <w:rPr>
            <w:rFonts w:hint="eastAsia"/>
          </w:rPr>
          <w:t>당사의</w:t>
        </w:r>
      </w:ins>
      <w:ins w:id="32" w:author="김혜린(Choilee)" w:date="2026-06-12T15:50:00Z" w16du:dateUtc="2026-06-12T06:50:00Z">
        <w:r>
          <w:t xml:space="preserve"> 동의를 받고 있으며, 본 처리방침을 통하여 재수탁자와 재수탁하는 업무의 내용을 공개하고 있습니다.[</w:t>
        </w:r>
      </w:ins>
      <w:commentRangeEnd w:id="27"/>
      <w:r w:rsidR="00472B60" w:rsidRPr="002B5E86">
        <w:rPr>
          <w:rStyle w:val="aa"/>
          <w:sz w:val="20"/>
          <w:szCs w:val="20"/>
        </w:rPr>
        <w:commentReference w:id="27"/>
      </w:r>
    </w:p>
    <w:p w14:paraId="52719D19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r>
        <w:rPr>
          <w:b/>
          <w:bCs/>
          <w:color w:val="1E5631"/>
          <w:sz w:val="23"/>
          <w:szCs w:val="23"/>
        </w:rPr>
        <w:t xml:space="preserve">[별첨 5] </w:t>
      </w:r>
      <w:r>
        <w:rPr>
          <w:b/>
          <w:bCs/>
          <w:sz w:val="23"/>
          <w:szCs w:val="23"/>
        </w:rPr>
        <w:t>해외직구 합산과세 주의 안내</w:t>
      </w:r>
    </w:p>
    <w:p w14:paraId="6BA4BA32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>대비표 외 추가 고지 항목으로, 질의 4의 검토 대상입니다.</w:t>
      </w:r>
    </w:p>
    <w:p w14:paraId="6C80723B" w14:textId="6A744555" w:rsidR="001A7755" w:rsidRPr="00A21160" w:rsidRDefault="006837B4" w:rsidP="006837B4">
      <w:pPr>
        <w:spacing w:after="80" w:line="288" w:lineRule="auto"/>
        <w:rPr>
          <w:sz w:val="19"/>
          <w:szCs w:val="19"/>
          <w:rPrChange w:id="33" w:author="김혜린(Choilee)" w:date="2026-06-12T16:07:00Z" w16du:dateUtc="2026-06-12T07:07:00Z">
            <w:rPr/>
          </w:rPrChange>
        </w:rPr>
      </w:pPr>
      <w:r>
        <w:rPr>
          <w:b/>
          <w:bCs/>
          <w:color w:val="1E5631"/>
          <w:sz w:val="19"/>
          <w:szCs w:val="19"/>
        </w:rPr>
        <w:t xml:space="preserve">■ 합산과세란? </w:t>
      </w:r>
      <w:r>
        <w:rPr>
          <w:sz w:val="19"/>
          <w:szCs w:val="19"/>
        </w:rPr>
        <w:t xml:space="preserve">물품종류, 주문일자가 다르더라도 </w:t>
      </w:r>
      <w:r>
        <w:rPr>
          <w:rFonts w:hint="eastAsia"/>
          <w:sz w:val="19"/>
          <w:szCs w:val="19"/>
        </w:rPr>
        <w:t>‘국내 입항일(통관일)’이 동일한 경우</w:t>
      </w:r>
      <w:r>
        <w:rPr>
          <w:sz w:val="19"/>
          <w:szCs w:val="19"/>
        </w:rPr>
        <w:t>, 해당 물품들의 가격을 세관에서 합산하여 관세 및 부가가치세를 부과하는 제도입니다.</w:t>
      </w:r>
    </w:p>
    <w:p w14:paraId="61D4EFE5" w14:textId="77777777" w:rsidR="006837B4" w:rsidRDefault="006837B4" w:rsidP="006837B4">
      <w:pPr>
        <w:spacing w:after="80" w:line="288" w:lineRule="auto"/>
      </w:pPr>
      <w:r>
        <w:rPr>
          <w:b/>
          <w:bCs/>
          <w:color w:val="1E5631"/>
          <w:sz w:val="19"/>
          <w:szCs w:val="19"/>
        </w:rPr>
        <w:t xml:space="preserve">■ 주요 면세 한도 기준 </w:t>
      </w:r>
      <w:r>
        <w:rPr>
          <w:sz w:val="19"/>
          <w:szCs w:val="19"/>
        </w:rPr>
        <w:t>미국발 물품은 미화 200달러 이하 면세, 중국 및 기타 국가 발 물품은 미화 150달러 이하 면세입니다.</w:t>
      </w:r>
    </w:p>
    <w:p w14:paraId="410406A6" w14:textId="77777777" w:rsidR="006837B4" w:rsidRDefault="006837B4" w:rsidP="006837B4">
      <w:pPr>
        <w:spacing w:before="40" w:after="50" w:line="288" w:lineRule="auto"/>
      </w:pPr>
      <w:r>
        <w:rPr>
          <w:b/>
          <w:bCs/>
          <w:color w:val="1E5631"/>
          <w:sz w:val="19"/>
          <w:szCs w:val="19"/>
        </w:rPr>
        <w:t>■ 필독 및 고객 책임 고지</w:t>
      </w:r>
    </w:p>
    <w:p w14:paraId="527FDBB4" w14:textId="77777777" w:rsidR="006837B4" w:rsidRDefault="006837B4" w:rsidP="006837B4">
      <w:pPr>
        <w:spacing w:after="120" w:line="288" w:lineRule="auto"/>
      </w:pPr>
      <w:r>
        <w:rPr>
          <w:sz w:val="19"/>
          <w:szCs w:val="19"/>
        </w:rPr>
        <w:t>본 뉴트리시아몰 외에 타 쇼핑몰(네이버, 쿠팡, 오픈마켓, 타 직구몰 등)에서 구매하신 해외직구 상품이 당사 상품과 같은 날 국내 세관에 도착할 경우 합산과세가 발생할 수 있습니다.</w:t>
      </w:r>
    </w:p>
    <w:p w14:paraId="0E1C7A96" w14:textId="365D3411" w:rsidR="006837B4" w:rsidRDefault="006837B4" w:rsidP="006837B4">
      <w:pPr>
        <w:spacing w:after="120" w:line="288" w:lineRule="auto"/>
      </w:pPr>
      <w:r>
        <w:rPr>
          <w:sz w:val="19"/>
          <w:szCs w:val="19"/>
        </w:rPr>
        <w:t xml:space="preserve">타사 구매 건과의 입항일 일치로 인해 발생하는 관세·부가세는 전액 구매자(수하인) 본인이 납부하셔야 하며, </w:t>
      </w:r>
      <w:commentRangeStart w:id="34"/>
      <w:commentRangeStart w:id="35"/>
      <w:commentRangeStart w:id="36"/>
      <w:del w:id="37" w:author="김혜린(Choilee)" w:date="2026-06-12T16:15:00Z" w16du:dateUtc="2026-06-12T07:15:00Z">
        <w:r w:rsidDel="00E97988">
          <w:rPr>
            <w:rFonts w:hint="eastAsia"/>
            <w:sz w:val="19"/>
            <w:szCs w:val="19"/>
          </w:rPr>
          <w:delText>이로 인한 통관 지연 및 주문 반품·환불은 절대 불가능합니다.</w:delText>
        </w:r>
        <w:commentRangeEnd w:id="34"/>
        <w:r w:rsidR="00770FC3" w:rsidDel="00E97988">
          <w:rPr>
            <w:rStyle w:val="aa"/>
            <w:rFonts w:hint="eastAsia"/>
            <w:sz w:val="19"/>
            <w:szCs w:val="19"/>
          </w:rPr>
          <w:commentReference w:id="34"/>
        </w:r>
        <w:commentRangeEnd w:id="35"/>
        <w:r w:rsidR="00F548CA" w:rsidDel="00E97988">
          <w:rPr>
            <w:rStyle w:val="aa"/>
            <w:rFonts w:hint="eastAsia"/>
            <w:sz w:val="19"/>
            <w:szCs w:val="19"/>
          </w:rPr>
          <w:commentReference w:id="35"/>
        </w:r>
        <w:commentRangeEnd w:id="36"/>
        <w:r w:rsidR="00E40922" w:rsidDel="00E97988">
          <w:rPr>
            <w:rStyle w:val="aa"/>
            <w:rFonts w:hint="eastAsia"/>
            <w:sz w:val="19"/>
            <w:szCs w:val="19"/>
          </w:rPr>
          <w:commentReference w:id="36"/>
        </w:r>
      </w:del>
      <w:ins w:id="38" w:author="김혜린(Choilee)" w:date="2026-06-12T16:15:00Z" w16du:dateUtc="2026-06-12T07:15:00Z">
        <w:r w:rsidR="00E97988">
          <w:rPr>
            <w:rFonts w:hint="eastAsia"/>
            <w:sz w:val="19"/>
            <w:szCs w:val="19"/>
          </w:rPr>
          <w:t xml:space="preserve">납부 절차에 따라 통관이 지연될 수 있습니다. </w:t>
        </w:r>
      </w:ins>
    </w:p>
    <w:p w14:paraId="3B320A5B" w14:textId="77777777" w:rsidR="00D22BBA" w:rsidRPr="006837B4" w:rsidRDefault="00D22BBA">
      <w:pPr>
        <w:ind w:firstLine="220"/>
      </w:pPr>
    </w:p>
    <w:sectPr w:rsidR="00D22BBA" w:rsidRPr="006837B4" w:rsidSect="006837B4">
      <w:footerReference w:type="default" r:id="rId14"/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김혜린(Choilee)" w:date="2026-06-12T14:12:00Z" w:initials="c">
    <w:p w14:paraId="75977912" w14:textId="77777777" w:rsidR="006837B4" w:rsidRDefault="006837B4" w:rsidP="001824AF">
      <w:pPr>
        <w:pStyle w:val="ab"/>
      </w:pPr>
      <w:r>
        <w:rPr>
          <w:rStyle w:val="aa"/>
        </w:rPr>
        <w:annotationRef/>
      </w:r>
      <w:r>
        <w:t>전자상거래법 시행령상 5년 보관하는 경우는 계약 또는 청약철회(동조 동항 2호), 대금결제 및 재화 등의 공급(동조 동항 3호)로 한정되어 있으므로 구체적 내용을 부가하였습니다.</w:t>
      </w:r>
    </w:p>
  </w:comment>
  <w:comment w:id="1" w:author="김혜린(Choilee)" w:date="2026-06-12T14:23:00Z" w:initials="c">
    <w:p w14:paraId="4F0CAAAA" w14:textId="77777777" w:rsidR="006837B4" w:rsidRDefault="006837B4" w:rsidP="006837B4">
      <w:pPr>
        <w:pStyle w:val="ab"/>
      </w:pPr>
      <w:r>
        <w:rPr>
          <w:rStyle w:val="aa"/>
        </w:rPr>
        <w:annotationRef/>
      </w:r>
      <w:r>
        <w:t xml:space="preserve">개인정보 수집 시 정보주체의 동의를 구하는 경우 </w:t>
      </w:r>
      <w:r>
        <w:rPr>
          <w:color w:val="444444"/>
          <w:highlight w:val="white"/>
        </w:rPr>
        <w:t xml:space="preserve">개인정보의 수집ㆍ이용 목적, 수집하려는 개인정보의 항목, 개인정보의 보유 및 이용 기간을 알려야 하고, 이러한 사항이 모두 기재되어 있으므로 개인정보보호법상 과태료 부과의 위험은 낮다고 판단됩니다. </w:t>
      </w:r>
    </w:p>
    <w:p w14:paraId="33FC10CD" w14:textId="77777777" w:rsidR="006837B4" w:rsidRDefault="006837B4" w:rsidP="006837B4">
      <w:pPr>
        <w:pStyle w:val="ab"/>
      </w:pPr>
    </w:p>
    <w:p w14:paraId="681D6887" w14:textId="77777777" w:rsidR="006837B4" w:rsidRDefault="006837B4" w:rsidP="006837B4">
      <w:pPr>
        <w:pStyle w:val="ab"/>
      </w:pPr>
      <w:r>
        <w:rPr>
          <w:color w:val="444444"/>
          <w:highlight w:val="white"/>
        </w:rPr>
        <w:t>아울러 최근 개인정보보호법상 수집/이용 요건이 완화되어 '당초 수집 목적과 합리적으로 관련된 범위에서 정보주체에게 불이익이 발생하지 않고, 암호화 등 안전성 확보에 필요한 조치를 한 경우' 동의 없이 이용할 수 있도록 하고 있습니다(개인정보보호법 제15조 제3항. 우리 사안이 여기에 해당한다고 보는 경우에도, 통상 정보주체의 예측가능성을 위하여 목적/항목/기간을 기재해 두기 때문에, 적절하게 기재하신 것으로 보입니다.</w:t>
      </w:r>
    </w:p>
  </w:comment>
  <w:comment w:id="2" w:author="김혜린(Choilee)" w:date="2026-06-12T13:49:00Z" w:initials="c">
    <w:p w14:paraId="202ABE63" w14:textId="77777777" w:rsidR="00F736D6" w:rsidRDefault="006837B4" w:rsidP="00F736D6">
      <w:pPr>
        <w:pStyle w:val="ab"/>
      </w:pPr>
      <w:r>
        <w:rPr>
          <w:rStyle w:val="aa"/>
        </w:rPr>
        <w:annotationRef/>
      </w:r>
      <w:r w:rsidR="00F736D6">
        <w:t xml:space="preserve">관세법 제254조의2의 경우 말씀하신 2026년 8월 15일 시행 예정인 개정안이 없는 것으로 확인됩니다. </w:t>
      </w:r>
    </w:p>
    <w:p w14:paraId="22D695F6" w14:textId="77777777" w:rsidR="00F736D6" w:rsidRDefault="00F736D6" w:rsidP="00F736D6">
      <w:pPr>
        <w:pStyle w:val="ab"/>
      </w:pPr>
    </w:p>
    <w:p w14:paraId="2D3CA7FE" w14:textId="77777777" w:rsidR="00F736D6" w:rsidRDefault="00F736D6" w:rsidP="00F736D6">
      <w:pPr>
        <w:pStyle w:val="ab"/>
      </w:pPr>
      <w:r>
        <w:rPr>
          <w:b/>
          <w:bCs/>
        </w:rPr>
        <w:t>전자상거래물품의 특별통관 등에 대하여 규정한 동법 제254조 제2항 및 제3항(</w:t>
      </w:r>
      <w:r>
        <w:rPr>
          <w:b/>
          <w:bCs/>
          <w:color w:val="2F3941"/>
          <w:highlight w:val="white"/>
        </w:rPr>
        <w:t xml:space="preserve">해외직구 상품을 취급하는 모든 전자상거래업체의 관세청 등록 의무화 및 거래정보 제출)에 따라 2026. 8. 15.  전자상거래 전용 플랫폼이 오픈되는 것을 의미하신 것으로 이해하여 제254조 제2항 및 제3항으로 변경하여 두었는데, 의도하신 바가 이와 다를 경우 말씀하여 주시기 바랍니다. </w:t>
      </w:r>
    </w:p>
  </w:comment>
  <w:comment w:id="3" w:author="김혜린(Choilee)" w:date="2026-06-12T15:00:00Z" w:initials="c">
    <w:p w14:paraId="6FF204A6" w14:textId="4C6E9615" w:rsidR="000D014D" w:rsidRDefault="006837B4" w:rsidP="000D014D">
      <w:pPr>
        <w:pStyle w:val="ab"/>
      </w:pPr>
      <w:r>
        <w:rPr>
          <w:rStyle w:val="aa"/>
        </w:rPr>
        <w:annotationRef/>
      </w:r>
      <w:r w:rsidR="000D014D">
        <w:t xml:space="preserve">본래 개인통관고유부호 등 기재하여 주신 제공 항목들은 개인정보 보호법 제17조 제1항 제2호(법률에 특별한 규정이 있는 경우 동의 불요), 관세법 제254조 제2항 및 제3항(전자상거래물품의 특별통관을 위한 거래정보 제출)애 따라 정보주체의 동의 없이 제공도 가능합니다. </w:t>
      </w:r>
      <w:r w:rsidR="000D014D">
        <w:br/>
      </w:r>
      <w:r w:rsidR="000D014D">
        <w:br/>
        <w:t xml:space="preserve">다만 그 중 '일회용 인증번호'에 대하여는 전자상거래물품의 특별통관에 관한 고시 [별표 1]에 법령상 수집이 필요한 거래정보로 포함되어 있지 아니하여, 별도 동의가 필요할 수 있습니다. </w:t>
      </w:r>
    </w:p>
    <w:p w14:paraId="32A942E6" w14:textId="77777777" w:rsidR="000D014D" w:rsidRDefault="000D014D" w:rsidP="000D014D">
      <w:pPr>
        <w:pStyle w:val="ab"/>
      </w:pPr>
    </w:p>
    <w:p w14:paraId="602358C4" w14:textId="77777777" w:rsidR="000D014D" w:rsidRDefault="000D014D" w:rsidP="000D014D">
      <w:pPr>
        <w:pStyle w:val="ab"/>
      </w:pPr>
      <w:r>
        <w:rPr>
          <w:b/>
          <w:bCs/>
        </w:rPr>
        <w:t>그러므로 업무처리의 일관성을 위하여 모든 사항을 동의사항으로 포함하여 두신 것은 적절한 판단이라고 생각됩니다.</w:t>
      </w:r>
    </w:p>
  </w:comment>
  <w:comment w:id="4" w:author="김혜린(Choilee)" w:date="2026-06-12T15:07:00Z" w:initials="c">
    <w:p w14:paraId="47114EDD" w14:textId="7C86ACA3" w:rsidR="006837B4" w:rsidRDefault="006837B4" w:rsidP="00141688">
      <w:pPr>
        <w:pStyle w:val="ab"/>
      </w:pPr>
      <w:r>
        <w:rPr>
          <w:rStyle w:val="aa"/>
        </w:rPr>
        <w:annotationRef/>
      </w:r>
      <w:r>
        <w:rPr>
          <w:color w:val="3F3F46"/>
        </w:rPr>
        <w:t>관세법 시행령 제289조는 민감정보 및 고유식별정보의 처리에 관한 규정으로 기재하신 내용과의 관련사항이 없어, 초안 표기에 오류가 있는 것으로 보입니다.</w:t>
      </w:r>
    </w:p>
  </w:comment>
  <w:comment w:id="5" w:author="김혜린(Choilee)" w:date="2026-06-12T15:07:00Z" w:initials="c">
    <w:p w14:paraId="1AF73080" w14:textId="77777777" w:rsidR="000D014D" w:rsidRDefault="006837B4" w:rsidP="000D014D">
      <w:pPr>
        <w:pStyle w:val="ab"/>
      </w:pPr>
      <w:r>
        <w:rPr>
          <w:rStyle w:val="aa"/>
        </w:rPr>
        <w:annotationRef/>
      </w:r>
      <w:r w:rsidR="000D014D">
        <w:rPr>
          <w:color w:val="3F3F46"/>
        </w:rPr>
        <w:t>한편 관세법 시행령 제258조를 살펴보니, 아래 사항이 확인됩니다.</w:t>
      </w:r>
      <w:r w:rsidR="000D014D">
        <w:rPr>
          <w:color w:val="3F3F46"/>
        </w:rPr>
        <w:br/>
        <w:t>⑤ 법 제254조제3항에서 “대통령령으로 정하는 정보”란 다음 각 호의 정보를 말한다. &lt;개정 2025. 2. 28.&gt;</w:t>
      </w:r>
    </w:p>
    <w:p w14:paraId="180C64DC" w14:textId="77777777" w:rsidR="000D014D" w:rsidRDefault="000D014D" w:rsidP="000D014D">
      <w:pPr>
        <w:pStyle w:val="ab"/>
      </w:pPr>
      <w:r>
        <w:rPr>
          <w:color w:val="3F3F46"/>
        </w:rPr>
        <w:t>1. 주문번호 및 구매 일자</w:t>
      </w:r>
    </w:p>
    <w:p w14:paraId="2E8614E7" w14:textId="77777777" w:rsidR="000D014D" w:rsidRDefault="000D014D" w:rsidP="000D014D">
      <w:pPr>
        <w:pStyle w:val="ab"/>
      </w:pPr>
      <w:r>
        <w:rPr>
          <w:color w:val="3F3F46"/>
        </w:rPr>
        <w:t>2. 물품수신인의 성명 및 통관고유부호</w:t>
      </w:r>
    </w:p>
    <w:p w14:paraId="68DCB89C" w14:textId="77777777" w:rsidR="000D014D" w:rsidRDefault="000D014D" w:rsidP="000D014D">
      <w:pPr>
        <w:pStyle w:val="ab"/>
      </w:pPr>
      <w:r>
        <w:rPr>
          <w:color w:val="3F3F46"/>
        </w:rPr>
        <w:t>3. 물품의 품명 및 수량</w:t>
      </w:r>
    </w:p>
    <w:p w14:paraId="76A31894" w14:textId="77777777" w:rsidR="000D014D" w:rsidRDefault="000D014D" w:rsidP="000D014D">
      <w:pPr>
        <w:pStyle w:val="ab"/>
      </w:pPr>
      <w:r>
        <w:rPr>
          <w:color w:val="3F3F46"/>
        </w:rPr>
        <w:t>4. 물품의 결제금액</w:t>
      </w:r>
    </w:p>
    <w:p w14:paraId="69F2D2C9" w14:textId="77777777" w:rsidR="000D014D" w:rsidRDefault="000D014D" w:rsidP="000D014D">
      <w:pPr>
        <w:pStyle w:val="ab"/>
      </w:pPr>
      <w:r>
        <w:rPr>
          <w:color w:val="3F3F46"/>
        </w:rPr>
        <w:t>5. 그 밖에 관세청장이 전자상거래물품의 통관을 위하여 수입신고 전에 제공받을 필요가 있다고 인정하여 고시하는 정보</w:t>
      </w:r>
    </w:p>
    <w:p w14:paraId="238D4DF3" w14:textId="77777777" w:rsidR="000D014D" w:rsidRDefault="000D014D" w:rsidP="000D014D">
      <w:pPr>
        <w:pStyle w:val="ab"/>
      </w:pPr>
      <w:r>
        <w:rPr>
          <w:color w:val="3F3F46"/>
        </w:rPr>
        <w:t>⑥ 법 제254조제3항에 따라 요청받은 정보의 제공은 관세청장이 정하는 전자적 매체를 통해 제공하는 방법으로 한다. &lt;개정 2025. 2. 28.&gt;</w:t>
      </w:r>
    </w:p>
    <w:p w14:paraId="2BE26AC9" w14:textId="77777777" w:rsidR="000D014D" w:rsidRDefault="000D014D" w:rsidP="000D014D">
      <w:pPr>
        <w:pStyle w:val="ab"/>
      </w:pPr>
      <w:r>
        <w:rPr>
          <w:color w:val="3F3F46"/>
        </w:rPr>
        <w:t xml:space="preserve">⑦ 제6항에 따라 정보를 제공하는 경우 그 제공 기간은 </w:t>
      </w:r>
      <w:r>
        <w:rPr>
          <w:b/>
          <w:bCs/>
          <w:color w:val="3F3F46"/>
        </w:rPr>
        <w:t xml:space="preserve">주문 또는 배송의 결제가 완료되는 시점부터 수입 전까지로 </w:t>
      </w:r>
      <w:r>
        <w:rPr>
          <w:color w:val="3F3F46"/>
        </w:rPr>
        <w:t>한다. &lt;개정 2025. 2. 28.&gt;</w:t>
      </w:r>
    </w:p>
  </w:comment>
  <w:comment w:id="6" w:author="김혜린(Choilee)" w:date="2026-06-12T15:08:00Z" w:initials="c">
    <w:p w14:paraId="28277491" w14:textId="78F3AF6C" w:rsidR="006837B4" w:rsidRDefault="006837B4" w:rsidP="0064684E">
      <w:pPr>
        <w:pStyle w:val="ab"/>
      </w:pPr>
      <w:r>
        <w:rPr>
          <w:rStyle w:val="aa"/>
        </w:rPr>
        <w:annotationRef/>
      </w:r>
      <w:r>
        <w:t>그러므로 보유 기간의 경우 '관세법 시행령 제258조 제7항'으로 기재하여야 할 것으로 보이며, 의도하신 바와 차이가 있는 경우 말씀하여 주십시오.</w:t>
      </w:r>
    </w:p>
  </w:comment>
  <w:comment w:id="9" w:author="김혜린(Choilee)" w:date="2026-06-12T15:42:00Z" w:initials="c">
    <w:p w14:paraId="1580C893" w14:textId="77777777" w:rsidR="00044C61" w:rsidRDefault="00044C61" w:rsidP="00A82031">
      <w:pPr>
        <w:pStyle w:val="ab"/>
      </w:pPr>
      <w:r>
        <w:rPr>
          <w:rStyle w:val="aa"/>
        </w:rPr>
        <w:annotationRef/>
      </w:r>
      <w:r>
        <w:rPr>
          <w:color w:val="3F3F46"/>
        </w:rPr>
        <w:t>개인정보의 이전을 거부하는 방법, 절차 및 거부의 효과</w:t>
      </w:r>
      <w:r>
        <w:t>에 대하여도 기재하여야 합니다(개인정보보호법 제28조의8 제2항 제5호). 샘플을 기재하여 두었으니 필요에 따라 수정하여 사용하시면 되겠습니다.</w:t>
      </w:r>
    </w:p>
  </w:comment>
  <w:comment w:id="11" w:author="김혜린(Choilee)" w:date="2026-06-12T15:40:00Z" w:initials="c">
    <w:p w14:paraId="4991B0CB" w14:textId="77777777" w:rsidR="006837B4" w:rsidRDefault="006837B4" w:rsidP="005A42FC">
      <w:pPr>
        <w:pStyle w:val="ab"/>
      </w:pPr>
      <w:r>
        <w:rPr>
          <w:rStyle w:val="aa"/>
        </w:rPr>
        <w:annotationRef/>
      </w:r>
      <w:r>
        <w:t>법인인 경우 그 명칭과 연락처를 모두 기재해야 하므로(개인정보보호법 제28조의8 제2항 제3호), 연락처도 함께 기재하여 두시는 것을 권해 드립니다.</w:t>
      </w:r>
    </w:p>
  </w:comment>
  <w:comment w:id="12" w:author="김혜린(Choilee)" w:date="2026-06-12T15:50:00Z" w:initials="c">
    <w:p w14:paraId="3782650D" w14:textId="77777777" w:rsidR="00682AD0" w:rsidRDefault="004C7B40" w:rsidP="00682AD0">
      <w:pPr>
        <w:pStyle w:val="ab"/>
      </w:pPr>
      <w:r>
        <w:rPr>
          <w:rStyle w:val="aa"/>
        </w:rPr>
        <w:annotationRef/>
      </w:r>
      <w:r w:rsidR="00682AD0">
        <w:t xml:space="preserve">위탁의 경우 </w:t>
      </w:r>
      <w:r w:rsidR="00682AD0">
        <w:rPr>
          <w:b/>
          <w:bCs/>
        </w:rPr>
        <w:t>본래 사용하시던 양식대로</w:t>
      </w:r>
      <w:r w:rsidR="00682AD0">
        <w:rPr>
          <w:b/>
          <w:bCs/>
        </w:rPr>
        <w:br/>
        <w:t xml:space="preserve">[위탁받는 자(수탁자) / 위탁업무] 를 표로 구분하여 고객이 쉽게 확인할 수 있도록 기재하시는 것이 좋고(개인정보처리법 제26조 제2항), </w:t>
      </w:r>
      <w:r w:rsidR="00682AD0">
        <w:rPr>
          <w:b/>
          <w:bCs/>
        </w:rPr>
        <w:br/>
      </w:r>
      <w:r w:rsidR="00682AD0">
        <w:br/>
      </w:r>
      <w:r w:rsidR="00682AD0">
        <w:rPr>
          <w:b/>
          <w:bCs/>
        </w:rPr>
        <w:t xml:space="preserve">전달주신 변경안과 같이 '(주)크로네, 국내 위탁 배송사(롯데택배 등)’으로 통합하여 기재하시는 것은 구체성이 떨어져 추천드리지 않습니다. </w:t>
      </w:r>
    </w:p>
  </w:comment>
  <w:comment w:id="13" w:author="김혜린(Choilee)" w:date="2026-06-12T15:54:00Z" w:initials="c">
    <w:p w14:paraId="50A6D8CE" w14:textId="77777777" w:rsidR="00826524" w:rsidRDefault="00826524" w:rsidP="00826524">
      <w:pPr>
        <w:pStyle w:val="ab"/>
      </w:pPr>
      <w:r>
        <w:rPr>
          <w:rStyle w:val="aa"/>
        </w:rPr>
        <w:annotationRef/>
      </w:r>
      <w:r>
        <w:t>본래 사용하시던 양식</w:t>
      </w:r>
      <w:r>
        <w:rPr>
          <w:b/>
          <w:bCs/>
        </w:rPr>
        <w:t>[위탁받는 자(수탁자) / 위탁업무]</w:t>
      </w:r>
      <w:r>
        <w:t>을 유지하는 것을 추천드리고, 항목/목적/기간 등은 따로 기입하지 않으셔도 됩니다.</w:t>
      </w:r>
    </w:p>
  </w:comment>
  <w:comment w:id="25" w:author="김혜린(Choilee)" w:date="2026-06-12T15:51:00Z" w:initials="c">
    <w:p w14:paraId="7AD4DC42" w14:textId="25B850E7" w:rsidR="009E046E" w:rsidRDefault="009E046E" w:rsidP="009E046E">
      <w:pPr>
        <w:pStyle w:val="ab"/>
      </w:pPr>
      <w:r>
        <w:rPr>
          <w:rStyle w:val="aa"/>
        </w:rPr>
        <w:annotationRef/>
      </w:r>
      <w:r>
        <w:t>개인정보 처리업무 위탁에 해당하는 경우, 제3자 제공과 달리 별도의 동의 등 요건을 충족하지 않아도 되는 대신, 개인정보에 대한 관리 및 감독 책임이 위탁자에게 그대로 있습니다. 그리고 위탁계약 체결시 기재한 대로 관련 사항을 기재한 위수탁 계약을 체결하여야 합니다.</w:t>
      </w:r>
    </w:p>
  </w:comment>
  <w:comment w:id="27" w:author="김혜린(Choilee)" w:date="2026-06-12T15:51:00Z" w:initials="c">
    <w:p w14:paraId="0F590FF3" w14:textId="77777777" w:rsidR="00472B60" w:rsidRDefault="00472B60" w:rsidP="00472B60">
      <w:pPr>
        <w:pStyle w:val="ab"/>
      </w:pPr>
      <w:r>
        <w:rPr>
          <w:rStyle w:val="aa"/>
        </w:rPr>
        <w:annotationRef/>
      </w:r>
      <w:r>
        <w:t>만일 수탁자가 위탁 업무를 다시 다른 제3자에게 재위탁하는 경우, 귀사의 동의를 받아야 하고, 본 처리방침에 공개하여야 합니다.</w:t>
      </w:r>
    </w:p>
  </w:comment>
  <w:comment w:id="34" w:author="김혜린(Choilee)" w:date="2026-06-12T16:12:00Z" w:initials="c">
    <w:p w14:paraId="2624410B" w14:textId="77777777" w:rsidR="000D014D" w:rsidRDefault="00770FC3" w:rsidP="000D014D">
      <w:pPr>
        <w:pStyle w:val="ab"/>
      </w:pPr>
      <w:r>
        <w:rPr>
          <w:rStyle w:val="aa"/>
        </w:rPr>
        <w:annotationRef/>
      </w:r>
      <w:r w:rsidR="000D014D">
        <w:rPr>
          <w:color w:val="18181B"/>
          <w:highlight w:val="white"/>
        </w:rPr>
        <w:t>전자상거래법은 통신판매 소비자에게 원칙적으로 7일의 청약철회권을 부여하고, 예외적으로 철회가 제한되는 사유를 열거하고 있습니다.</w:t>
      </w:r>
    </w:p>
    <w:p w14:paraId="724F3090" w14:textId="77777777" w:rsidR="000D014D" w:rsidRDefault="000D014D" w:rsidP="000D014D">
      <w:pPr>
        <w:pStyle w:val="ab"/>
      </w:pPr>
      <w:r>
        <w:br/>
      </w:r>
      <w:r>
        <w:rPr>
          <w:b/>
          <w:bCs/>
        </w:rPr>
        <w:t xml:space="preserve">주문 반품/환불이 '절대 불가능하다'는 내용은 </w:t>
      </w:r>
      <w:r>
        <w:rPr>
          <w:b/>
          <w:bCs/>
          <w:color w:val="18181B"/>
          <w:highlight w:val="white"/>
        </w:rPr>
        <w:t xml:space="preserve">전자상거래법상 이러한 청약철회권을 포괄적으로 제한하고, 약관규제법상 고객의 해제·해지권을 배제하는 조항으로 무효로 판단될 여지가 있습니다(전자상거래법 제17조, 약관규제법 제9조). </w:t>
      </w:r>
    </w:p>
  </w:comment>
  <w:comment w:id="35" w:author="김혜린(Choilee)" w:date="2026-06-12T16:14:00Z" w:initials="c">
    <w:p w14:paraId="202E585B" w14:textId="77777777" w:rsidR="000D014D" w:rsidRDefault="00F548CA" w:rsidP="000D014D">
      <w:pPr>
        <w:pStyle w:val="ab"/>
      </w:pPr>
      <w:r>
        <w:rPr>
          <w:rStyle w:val="aa"/>
        </w:rPr>
        <w:annotationRef/>
      </w:r>
      <w:r w:rsidR="000D014D">
        <w:t xml:space="preserve">우리 사안에서 청약철회를 제한하기 위하여는 소비자에게 책임이 있는 사유로 재화가 멸실/훼손되거나 포장이 훼손되는 등 사유가 아니라면 </w:t>
      </w:r>
      <w:r w:rsidR="000D014D">
        <w:rPr>
          <w:b/>
          <w:bCs/>
        </w:rPr>
        <w:t xml:space="preserve">"청약철회를 허용하는 경우 </w:t>
      </w:r>
      <w:r w:rsidR="000D014D">
        <w:rPr>
          <w:b/>
          <w:bCs/>
          <w:color w:val="3F3F46"/>
        </w:rPr>
        <w:t xml:space="preserve">통신판매업자에게 회복할 수 없는 중대한 피해가 예상되는 경우"여야 하는데(전자상거래법 제17조, 동법 시행령 제21조), 우리 사안은 그러한 경우에 해당하지 않는 것으로 보입니다. </w:t>
      </w:r>
    </w:p>
  </w:comment>
  <w:comment w:id="36" w:author="김혜린(Choilee)" w:date="2026-06-12T16:15:00Z" w:initials="c">
    <w:p w14:paraId="09DA3234" w14:textId="77777777" w:rsidR="000D014D" w:rsidRDefault="00E40922" w:rsidP="000D014D">
      <w:pPr>
        <w:pStyle w:val="ab"/>
      </w:pPr>
      <w:r>
        <w:rPr>
          <w:rStyle w:val="aa"/>
        </w:rPr>
        <w:annotationRef/>
      </w:r>
      <w:r w:rsidR="000D014D">
        <w:rPr>
          <w:b/>
          <w:bCs/>
        </w:rPr>
        <w:t>따라서 주문 반품/환불을 전면 금지하는 내용은 삭제하는 것을 권해 드립니다.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977912" w15:done="0"/>
  <w15:commentEx w15:paraId="681D6887" w15:done="0"/>
  <w15:commentEx w15:paraId="2D3CA7FE" w15:done="0"/>
  <w15:commentEx w15:paraId="602358C4" w15:done="0"/>
  <w15:commentEx w15:paraId="47114EDD" w15:done="0"/>
  <w15:commentEx w15:paraId="2BE26AC9" w15:paraIdParent="47114EDD" w15:done="0"/>
  <w15:commentEx w15:paraId="28277491" w15:paraIdParent="47114EDD" w15:done="0"/>
  <w15:commentEx w15:paraId="1580C893" w15:done="0"/>
  <w15:commentEx w15:paraId="4991B0CB" w15:done="0"/>
  <w15:commentEx w15:paraId="3782650D" w15:done="0"/>
  <w15:commentEx w15:paraId="50A6D8CE" w15:paraIdParent="3782650D" w15:done="0"/>
  <w15:commentEx w15:paraId="7AD4DC42" w15:done="0"/>
  <w15:commentEx w15:paraId="0F590FF3" w15:done="0"/>
  <w15:commentEx w15:paraId="724F3090" w15:done="0"/>
  <w15:commentEx w15:paraId="202E585B" w15:paraIdParent="724F3090" w15:done="0"/>
  <w15:commentEx w15:paraId="09DA3234" w15:paraIdParent="724F30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0CB1A1" w16cex:dateUtc="2026-06-12T05:12:00Z"/>
  <w16cex:commentExtensible w16cex:durableId="4F960EA4" w16cex:dateUtc="2026-06-12T05:23:00Z"/>
  <w16cex:commentExtensible w16cex:durableId="61EBFE8E" w16cex:dateUtc="2026-06-12T04:49:00Z"/>
  <w16cex:commentExtensible w16cex:durableId="19D59FB7" w16cex:dateUtc="2026-06-12T06:00:00Z"/>
  <w16cex:commentExtensible w16cex:durableId="690B5751" w16cex:dateUtc="2026-06-12T06:07:00Z"/>
  <w16cex:commentExtensible w16cex:durableId="7C67A30B" w16cex:dateUtc="2026-06-12T06:07:00Z"/>
  <w16cex:commentExtensible w16cex:durableId="49066404" w16cex:dateUtc="2026-06-12T06:08:00Z"/>
  <w16cex:commentExtensible w16cex:durableId="3CF93F1C" w16cex:dateUtc="2026-06-12T06:42:00Z"/>
  <w16cex:commentExtensible w16cex:durableId="61C24862" w16cex:dateUtc="2026-06-12T06:40:00Z"/>
  <w16cex:commentExtensible w16cex:durableId="3EC5C2E7" w16cex:dateUtc="2026-06-12T06:50:00Z"/>
  <w16cex:commentExtensible w16cex:durableId="7DBD1D6D" w16cex:dateUtc="2026-06-12T06:54:00Z"/>
  <w16cex:commentExtensible w16cex:durableId="19535D27" w16cex:dateUtc="2026-06-12T06:51:00Z"/>
  <w16cex:commentExtensible w16cex:durableId="1192B12C" w16cex:dateUtc="2026-06-12T06:51:00Z"/>
  <w16cex:commentExtensible w16cex:durableId="73C42A59" w16cex:dateUtc="2026-06-12T07:12:00Z"/>
  <w16cex:commentExtensible w16cex:durableId="2E088F26" w16cex:dateUtc="2026-06-12T07:14:00Z"/>
  <w16cex:commentExtensible w16cex:durableId="25EEDD7F" w16cex:dateUtc="2026-06-12T07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977912" w16cid:durableId="320CB1A1"/>
  <w16cid:commentId w16cid:paraId="681D6887" w16cid:durableId="4F960EA4"/>
  <w16cid:commentId w16cid:paraId="2D3CA7FE" w16cid:durableId="61EBFE8E"/>
  <w16cid:commentId w16cid:paraId="602358C4" w16cid:durableId="19D59FB7"/>
  <w16cid:commentId w16cid:paraId="47114EDD" w16cid:durableId="690B5751"/>
  <w16cid:commentId w16cid:paraId="2BE26AC9" w16cid:durableId="7C67A30B"/>
  <w16cid:commentId w16cid:paraId="28277491" w16cid:durableId="49066404"/>
  <w16cid:commentId w16cid:paraId="1580C893" w16cid:durableId="3CF93F1C"/>
  <w16cid:commentId w16cid:paraId="4991B0CB" w16cid:durableId="61C24862"/>
  <w16cid:commentId w16cid:paraId="3782650D" w16cid:durableId="3EC5C2E7"/>
  <w16cid:commentId w16cid:paraId="50A6D8CE" w16cid:durableId="7DBD1D6D"/>
  <w16cid:commentId w16cid:paraId="7AD4DC42" w16cid:durableId="19535D27"/>
  <w16cid:commentId w16cid:paraId="0F590FF3" w16cid:durableId="1192B12C"/>
  <w16cid:commentId w16cid:paraId="724F3090" w16cid:durableId="73C42A59"/>
  <w16cid:commentId w16cid:paraId="202E585B" w16cid:durableId="2E088F26"/>
  <w16cid:commentId w16cid:paraId="09DA3234" w16cid:durableId="25EEDD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5E8C" w14:textId="77777777" w:rsidR="00027962" w:rsidRDefault="00027962">
      <w:r>
        <w:separator/>
      </w:r>
    </w:p>
  </w:endnote>
  <w:endnote w:type="continuationSeparator" w:id="0">
    <w:p w14:paraId="063B7CDB" w14:textId="77777777" w:rsidR="00027962" w:rsidRDefault="00027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30DD" w14:textId="77777777" w:rsidR="006837B4" w:rsidRDefault="006837B4">
    <w:pPr>
      <w:jc w:val="center"/>
    </w:pPr>
    <w:r>
      <w:rPr>
        <w:color w:val="808080"/>
        <w:sz w:val="16"/>
        <w:szCs w:val="16"/>
      </w:rPr>
      <w:t xml:space="preserve">뉴트리시아몰 개인정보 동의 체계 개정안 — 법무 검토 요청서   | 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0A28" w14:textId="77777777" w:rsidR="00027962" w:rsidRDefault="00027962">
      <w:r>
        <w:separator/>
      </w:r>
    </w:p>
  </w:footnote>
  <w:footnote w:type="continuationSeparator" w:id="0">
    <w:p w14:paraId="52594DA3" w14:textId="77777777" w:rsidR="00027962" w:rsidRDefault="00027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664"/>
    <w:multiLevelType w:val="hybridMultilevel"/>
    <w:tmpl w:val="F508B7AE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078633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혜린(Choilee)">
    <w15:presenceInfo w15:providerId="None" w15:userId="김혜린(Choilee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B4"/>
    <w:rsid w:val="00027962"/>
    <w:rsid w:val="00044251"/>
    <w:rsid w:val="00044C61"/>
    <w:rsid w:val="000D014D"/>
    <w:rsid w:val="00163159"/>
    <w:rsid w:val="001A7755"/>
    <w:rsid w:val="001F2A17"/>
    <w:rsid w:val="002B5E86"/>
    <w:rsid w:val="002C7A17"/>
    <w:rsid w:val="0031014A"/>
    <w:rsid w:val="003220AF"/>
    <w:rsid w:val="00334230"/>
    <w:rsid w:val="0038564B"/>
    <w:rsid w:val="00472B60"/>
    <w:rsid w:val="004C7B40"/>
    <w:rsid w:val="005B2469"/>
    <w:rsid w:val="005F58F6"/>
    <w:rsid w:val="00676CD5"/>
    <w:rsid w:val="00682AD0"/>
    <w:rsid w:val="006837B4"/>
    <w:rsid w:val="00710062"/>
    <w:rsid w:val="00770FC3"/>
    <w:rsid w:val="007944FD"/>
    <w:rsid w:val="0079631F"/>
    <w:rsid w:val="0080044B"/>
    <w:rsid w:val="00826524"/>
    <w:rsid w:val="009457BE"/>
    <w:rsid w:val="00981586"/>
    <w:rsid w:val="0099368B"/>
    <w:rsid w:val="009E046E"/>
    <w:rsid w:val="00A21160"/>
    <w:rsid w:val="00AD53F4"/>
    <w:rsid w:val="00B2251E"/>
    <w:rsid w:val="00D22BBA"/>
    <w:rsid w:val="00D31298"/>
    <w:rsid w:val="00E40922"/>
    <w:rsid w:val="00E52880"/>
    <w:rsid w:val="00E97988"/>
    <w:rsid w:val="00EC06C3"/>
    <w:rsid w:val="00F548CA"/>
    <w:rsid w:val="00F7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FD7F5"/>
  <w15:chartTrackingRefBased/>
  <w15:docId w15:val="{D3A9CFF8-2591-44EE-9890-70580AF8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line="37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7B4"/>
    <w:pPr>
      <w:widowControl w:val="0"/>
      <w:wordWrap w:val="0"/>
      <w:autoSpaceDE w:val="0"/>
      <w:autoSpaceDN w:val="0"/>
      <w:spacing w:line="240" w:lineRule="auto"/>
      <w:jc w:val="left"/>
    </w:pPr>
    <w:rPr>
      <w:rFonts w:ascii="맑은 고딕" w:eastAsia="맑은 고딕" w:hAnsi="맑은 고딕" w:cs="맑은 고딕"/>
      <w:kern w:val="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6837B4"/>
    <w:pPr>
      <w:keepNext/>
      <w:keepLines/>
      <w:widowControl/>
      <w:wordWrap/>
      <w:autoSpaceDE/>
      <w:autoSpaceDN/>
      <w:spacing w:before="280" w:after="80" w:line="372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160" w:after="80" w:line="372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160" w:after="80" w:line="372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64B"/>
    <w:pPr>
      <w:widowControl/>
      <w:wordWrap/>
      <w:autoSpaceDE/>
      <w:autoSpaceDN/>
      <w:spacing w:line="372" w:lineRule="auto"/>
      <w:ind w:leftChars="400" w:left="800"/>
      <w:jc w:val="both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1Char">
    <w:name w:val="제목 1 Char"/>
    <w:basedOn w:val="a0"/>
    <w:link w:val="1"/>
    <w:uiPriority w:val="9"/>
    <w:rsid w:val="006837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37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37B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6837B4"/>
    <w:pPr>
      <w:widowControl/>
      <w:wordWrap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4"/>
    <w:uiPriority w:val="10"/>
    <w:rsid w:val="0068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6837B4"/>
    <w:pPr>
      <w:widowControl/>
      <w:numPr>
        <w:ilvl w:val="1"/>
      </w:numPr>
      <w:wordWrap/>
      <w:autoSpaceDE/>
      <w:autoSpaceDN/>
      <w:spacing w:after="160" w:line="372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683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6837B4"/>
    <w:pPr>
      <w:widowControl/>
      <w:wordWrap/>
      <w:autoSpaceDE/>
      <w:autoSpaceDN/>
      <w:spacing w:before="160" w:after="160" w:line="372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2"/>
    </w:rPr>
  </w:style>
  <w:style w:type="character" w:customStyle="1" w:styleId="Char1">
    <w:name w:val="인용 Char"/>
    <w:basedOn w:val="a0"/>
    <w:link w:val="a6"/>
    <w:uiPriority w:val="29"/>
    <w:rsid w:val="006837B4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6837B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37B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wordWrap/>
      <w:autoSpaceDE/>
      <w:autoSpaceDN/>
      <w:spacing w:before="360" w:after="360" w:line="372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Cs w:val="22"/>
    </w:rPr>
  </w:style>
  <w:style w:type="character" w:customStyle="1" w:styleId="Char2">
    <w:name w:val="강한 인용 Char"/>
    <w:basedOn w:val="a0"/>
    <w:link w:val="a8"/>
    <w:uiPriority w:val="30"/>
    <w:rsid w:val="006837B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6837B4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6837B4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6837B4"/>
  </w:style>
  <w:style w:type="character" w:customStyle="1" w:styleId="Char3">
    <w:name w:val="메모 텍스트 Char"/>
    <w:basedOn w:val="a0"/>
    <w:link w:val="ab"/>
    <w:uiPriority w:val="99"/>
    <w:rsid w:val="006837B4"/>
    <w:rPr>
      <w:rFonts w:ascii="맑은 고딕" w:eastAsia="맑은 고딕" w:hAnsi="맑은 고딕" w:cs="맑은 고딕"/>
      <w:kern w:val="0"/>
      <w:szCs w:val="20"/>
    </w:rPr>
  </w:style>
  <w:style w:type="paragraph" w:styleId="ac">
    <w:name w:val="Normal (Web)"/>
    <w:basedOn w:val="a"/>
    <w:uiPriority w:val="99"/>
    <w:unhideWhenUsed/>
    <w:rsid w:val="006837B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d">
    <w:name w:val="header"/>
    <w:basedOn w:val="a"/>
    <w:link w:val="Char4"/>
    <w:uiPriority w:val="99"/>
    <w:unhideWhenUsed/>
    <w:rsid w:val="004C7B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4C7B40"/>
    <w:rPr>
      <w:rFonts w:ascii="맑은 고딕" w:eastAsia="맑은 고딕" w:hAnsi="맑은 고딕" w:cs="맑은 고딕"/>
      <w:kern w:val="0"/>
      <w:szCs w:val="20"/>
    </w:rPr>
  </w:style>
  <w:style w:type="paragraph" w:styleId="ae">
    <w:name w:val="footer"/>
    <w:basedOn w:val="a"/>
    <w:link w:val="Char5"/>
    <w:uiPriority w:val="99"/>
    <w:unhideWhenUsed/>
    <w:rsid w:val="004C7B4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4C7B40"/>
    <w:rPr>
      <w:rFonts w:ascii="맑은 고딕" w:eastAsia="맑은 고딕" w:hAnsi="맑은 고딕" w:cs="맑은 고딕"/>
      <w:kern w:val="0"/>
      <w:szCs w:val="20"/>
    </w:rPr>
  </w:style>
  <w:style w:type="paragraph" w:styleId="af">
    <w:name w:val="annotation subject"/>
    <w:basedOn w:val="ab"/>
    <w:next w:val="ab"/>
    <w:link w:val="Char6"/>
    <w:uiPriority w:val="99"/>
    <w:semiHidden/>
    <w:unhideWhenUsed/>
    <w:rsid w:val="004C7B40"/>
    <w:rPr>
      <w:b/>
      <w:bCs/>
    </w:rPr>
  </w:style>
  <w:style w:type="character" w:customStyle="1" w:styleId="Char6">
    <w:name w:val="메모 주제 Char"/>
    <w:basedOn w:val="Char3"/>
    <w:link w:val="af"/>
    <w:uiPriority w:val="99"/>
    <w:semiHidden/>
    <w:rsid w:val="004C7B40"/>
    <w:rPr>
      <w:rFonts w:ascii="맑은 고딕" w:eastAsia="맑은 고딕" w:hAnsi="맑은 고딕" w:cs="맑은 고딕"/>
      <w:b/>
      <w:bCs/>
      <w:kern w:val="0"/>
      <w:szCs w:val="20"/>
    </w:rPr>
  </w:style>
  <w:style w:type="paragraph" w:styleId="af0">
    <w:name w:val="Revision"/>
    <w:hidden/>
    <w:uiPriority w:val="99"/>
    <w:semiHidden/>
    <w:rsid w:val="002B5E86"/>
    <w:pPr>
      <w:spacing w:line="240" w:lineRule="auto"/>
      <w:jc w:val="left"/>
    </w:pPr>
    <w:rPr>
      <w:rFonts w:ascii="맑은 고딕" w:eastAsia="맑은 고딕" w:hAnsi="맑은 고딕" w:cs="맑은 고딕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529dae-6b73-4c39-9f71-063250880f6d">
      <Terms xmlns="http://schemas.microsoft.com/office/infopath/2007/PartnerControls"/>
    </lcf76f155ced4ddcb4097134ff3c332f>
    <TaxCatchAll xmlns="c8b3e48d-ad03-4445-a941-b7b8e5dcd2c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D4EE97A85B79547B83A9067C4CEB3C9" ma:contentTypeVersion="17" ma:contentTypeDescription="새 문서를 만듭니다." ma:contentTypeScope="" ma:versionID="46c84b967322bc1deca8c91bb7d7dbbf">
  <xsd:schema xmlns:xsd="http://www.w3.org/2001/XMLSchema" xmlns:xs="http://www.w3.org/2001/XMLSchema" xmlns:p="http://schemas.microsoft.com/office/2006/metadata/properties" xmlns:ns2="cb529dae-6b73-4c39-9f71-063250880f6d" xmlns:ns3="c8b3e48d-ad03-4445-a941-b7b8e5dcd2c8" targetNamespace="http://schemas.microsoft.com/office/2006/metadata/properties" ma:root="true" ma:fieldsID="b7f475acfdba6297f542c56b065febff" ns2:_="" ns3:_="">
    <xsd:import namespace="cb529dae-6b73-4c39-9f71-063250880f6d"/>
    <xsd:import namespace="c8b3e48d-ad03-4445-a941-b7b8e5dcd2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29dae-6b73-4c39-9f71-063250880f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이미지 태그" ma:readOnly="false" ma:fieldId="{5cf76f15-5ced-4ddc-b409-7134ff3c332f}" ma:taxonomyMulti="true" ma:sspId="13261c5a-804e-4f21-9d3a-fa9cd8898c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3e48d-ad03-4445-a941-b7b8e5dcd2c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34a8864-bc3a-48c1-909c-5789f00549ef}" ma:internalName="TaxCatchAll" ma:showField="CatchAllData" ma:web="c8b3e48d-ad03-4445-a941-b7b8e5dcd2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D90FE9-3287-4FD9-9E6B-DB44903244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63B67A-2DF6-4492-A26D-7684085B35CD}">
  <ds:schemaRefs>
    <ds:schemaRef ds:uri="http://schemas.microsoft.com/office/2006/metadata/properties"/>
    <ds:schemaRef ds:uri="http://schemas.microsoft.com/office/infopath/2007/PartnerControls"/>
    <ds:schemaRef ds:uri="cb529dae-6b73-4c39-9f71-063250880f6d"/>
    <ds:schemaRef ds:uri="c8b3e48d-ad03-4445-a941-b7b8e5dcd2c8"/>
  </ds:schemaRefs>
</ds:datastoreItem>
</file>

<file path=customXml/itemProps3.xml><?xml version="1.0" encoding="utf-8"?>
<ds:datastoreItem xmlns:ds="http://schemas.openxmlformats.org/officeDocument/2006/customXml" ds:itemID="{F92C6582-4EC1-41B8-95F9-CA250C8C0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29dae-6b73-4c39-9f71-063250880f6d"/>
    <ds:schemaRef ds:uri="c8b3e48d-ad03-4445-a941-b7b8e5dcd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705</Words>
  <Characters>2109</Characters>
  <Application>Microsoft Office Word</Application>
  <DocSecurity>0</DocSecurity>
  <Lines>60</Lines>
  <Paragraphs>63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김혜린(Choilee)</dc:creator>
  <cp:keywords/>
  <dc:description/>
  <cp:lastModifiedBy>김혜린(Choilee)</cp:lastModifiedBy>
  <cp:revision>25</cp:revision>
  <dcterms:created xsi:type="dcterms:W3CDTF">2026-06-12T06:44:00Z</dcterms:created>
  <dcterms:modified xsi:type="dcterms:W3CDTF">2026-06-12T07:36:00Z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0x0101001D4EE97A85B79547B83A9067C4CEB3C9</vt:lpwstr>
  </property>
  <property fmtid="{D5CDD505-2E9C-101B-9397-08002B2CF9AE}" pid="3" name="MediaServiceImageTags">
    <vt:lpwstr/>
  </property>
</Properties>
</file>